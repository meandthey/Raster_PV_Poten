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Python via .NET 22.8.0 -->
  <w:body>
    <w:p w:rsidR="00A9231E" w:rsidRPr="00A9231E" w:rsidP="00A9231E" w14:paraId="5D9AEDF7" w14:textId="5A3435C7">
      <w:pPr>
        <w:rPr>
          <w:sz w:val="26"/>
          <w:szCs w:val="26"/>
        </w:rPr>
      </w:pPr>
      <w:commentRangeStart w:id="0"/>
      <w:r w:rsidRPr="00A9231E">
        <w:rPr>
          <w:rFonts w:hint="eastAsia"/>
          <w:b/>
          <w:bCs/>
          <w:sz w:val="26"/>
          <w:szCs w:val="26"/>
        </w:rPr>
        <w:t>S</w:t>
      </w:r>
      <w:commentRangeEnd w:id="0"/>
      <w:r w:rsidR="006855CF">
        <w:rPr>
          <w:rStyle w:val="CommentReference"/>
        </w:rPr>
        <w:commentReference w:id="0"/>
      </w:r>
      <w:r w:rsidRPr="00A9231E">
        <w:rPr>
          <w:rFonts w:hint="eastAsia"/>
          <w:b/>
          <w:bCs/>
          <w:sz w:val="26"/>
          <w:szCs w:val="26"/>
        </w:rPr>
        <w:t xml:space="preserve">patial Analysis of </w:t>
      </w:r>
      <w:commentRangeStart w:id="1"/>
      <w:del w:id="2" w:author="Author">
        <w:r w:rsidRPr="00A9231E">
          <w:rPr>
            <w:rFonts w:hint="eastAsia"/>
            <w:b/>
            <w:bCs/>
            <w:sz w:val="26"/>
            <w:szCs w:val="26"/>
          </w:rPr>
          <w:delText>PV</w:delText>
        </w:r>
      </w:del>
      <w:ins w:id="3" w:author="Author">
        <w:r w:rsidR="006855CF">
          <w:rPr>
            <w:b/>
            <w:bCs/>
            <w:sz w:val="26"/>
            <w:szCs w:val="26"/>
          </w:rPr>
          <w:t>Photovoltaic</w:t>
        </w:r>
      </w:ins>
      <w:r w:rsidRPr="00A9231E">
        <w:rPr>
          <w:rFonts w:hint="eastAsia"/>
          <w:b/>
          <w:bCs/>
          <w:sz w:val="26"/>
          <w:szCs w:val="26"/>
        </w:rPr>
        <w:t xml:space="preserve"> </w:t>
      </w:r>
      <w:commentRangeEnd w:id="1"/>
      <w:r w:rsidR="006855CF">
        <w:rPr>
          <w:rStyle w:val="CommentReference"/>
        </w:rPr>
        <w:commentReference w:id="1"/>
      </w:r>
      <w:r w:rsidRPr="00A9231E">
        <w:rPr>
          <w:rFonts w:hint="eastAsia"/>
          <w:b/>
          <w:bCs/>
          <w:sz w:val="26"/>
          <w:szCs w:val="26"/>
        </w:rPr>
        <w:t>Potential in Gyeonggi Province: Utilization Rates and Characteristics by Municipality</w:t>
      </w:r>
      <w:r>
        <w:rPr>
          <w:rStyle w:val="CommentReference"/>
        </w:rPr>
        <w:commentReference w:id="4"/>
      </w:r>
    </w:p>
    <w:p w:rsidR="00757002" w14:paraId="21048BDF" w14:textId="77777777"/>
    <w:p w:rsidR="00A9231E" w:rsidRPr="00A9231E" w:rsidP="006C1164" w14:paraId="33797AC8" w14:textId="0924AE6E">
      <w:r w:rsidRPr="00A9231E">
        <w:t xml:space="preserve">This study </w:t>
      </w:r>
      <w:commentRangeStart w:id="5"/>
      <w:del w:id="6" w:author="Author">
        <w:r w:rsidRPr="00A9231E">
          <w:delText xml:space="preserve">evaluates </w:delText>
        </w:r>
      </w:del>
      <w:ins w:id="7" w:author="Author">
        <w:r w:rsidRPr="00A9231E" w:rsidR="00742909">
          <w:t>evaluate</w:t>
        </w:r>
      </w:ins>
      <w:ins w:id="8" w:author="Author">
        <w:r w:rsidR="00742909">
          <w:t>d</w:t>
        </w:r>
      </w:ins>
      <w:ins w:id="9" w:author="Author">
        <w:r w:rsidRPr="00A9231E" w:rsidR="00742909">
          <w:t xml:space="preserve"> </w:t>
        </w:r>
      </w:ins>
      <w:commentRangeEnd w:id="5"/>
      <w:ins w:id="10" w:author="Author">
        <w:r w:rsidR="00742909">
          <w:rPr>
            <w:rStyle w:val="CommentReference"/>
          </w:rPr>
          <w:commentReference w:id="5"/>
        </w:r>
      </w:ins>
      <w:r w:rsidRPr="00A9231E">
        <w:t>the theoretical, technical, and market potential of solar photovoltaic (PV) energy in Gyeonggi Province</w:t>
      </w:r>
      <w:del w:id="11" w:author="Author">
        <w:r w:rsidRPr="00A9231E">
          <w:delText>,</w:delText>
        </w:r>
      </w:del>
      <w:r w:rsidRPr="00A9231E">
        <w:t xml:space="preserve"> </w:t>
      </w:r>
      <w:ins w:id="12" w:author="Author">
        <w:r w:rsidR="00D05E46">
          <w:t>—</w:t>
        </w:r>
      </w:ins>
      <w:del w:id="13" w:author="Author">
        <w:r w:rsidRPr="00A9231E">
          <w:delText xml:space="preserve">the </w:delText>
        </w:r>
      </w:del>
      <w:ins w:id="14" w:author="Author">
        <w:r w:rsidR="00D05E46">
          <w:t>a</w:t>
        </w:r>
      </w:ins>
      <w:ins w:id="15" w:author="Author">
        <w:r w:rsidRPr="00A9231E" w:rsidR="00D05E46">
          <w:t xml:space="preserve"> </w:t>
        </w:r>
      </w:ins>
      <w:r w:rsidRPr="00A9231E">
        <w:t xml:space="preserve">region with the highest electricity demand in South Korea. Using two different solar irradiance datasets, we assessed how the magnitude of irradiance </w:t>
      </w:r>
      <w:del w:id="16" w:author="Author">
        <w:r w:rsidRPr="00A9231E">
          <w:delText xml:space="preserve">influences </w:delText>
        </w:r>
      </w:del>
      <w:ins w:id="17" w:author="Author">
        <w:r w:rsidRPr="00A9231E" w:rsidR="00742909">
          <w:t>influence</w:t>
        </w:r>
      </w:ins>
      <w:ins w:id="18" w:author="Author">
        <w:r w:rsidR="00742909">
          <w:t>d</w:t>
        </w:r>
      </w:ins>
      <w:ins w:id="19" w:author="Author">
        <w:r w:rsidRPr="00A9231E" w:rsidR="00742909">
          <w:t xml:space="preserve"> </w:t>
        </w:r>
      </w:ins>
      <w:ins w:id="20" w:author="Author">
        <w:r w:rsidR="00742909">
          <w:t xml:space="preserve">the </w:t>
        </w:r>
      </w:ins>
      <w:r w:rsidRPr="00A9231E">
        <w:t>PV potential estimates. T</w:t>
      </w:r>
      <w:ins w:id="21" w:author="Author">
        <w:r w:rsidR="00D05E46">
          <w:t>he t</w:t>
        </w:r>
      </w:ins>
      <w:r w:rsidRPr="00A9231E">
        <w:t xml:space="preserve">heoretical and technical potentials responded linearly to changes in irradiance values, while </w:t>
      </w:r>
      <w:ins w:id="22" w:author="Author">
        <w:r w:rsidR="00D05E46">
          <w:t xml:space="preserve">the </w:t>
        </w:r>
      </w:ins>
      <w:r w:rsidRPr="00A9231E">
        <w:t xml:space="preserve">market potential exhibited nonlinear behavior </w:t>
      </w:r>
      <w:ins w:id="23" w:author="Author">
        <w:r w:rsidRPr="00A9231E">
          <w:t>owing</w:t>
        </w:r>
      </w:ins>
      <w:del w:id="24" w:author="Author">
        <w:r w:rsidRPr="00A9231E">
          <w:delText>due</w:delText>
        </w:r>
      </w:del>
      <w:r w:rsidRPr="00A9231E">
        <w:t xml:space="preserve"> to economic viability constraints. Our results </w:t>
      </w:r>
      <w:del w:id="25" w:author="Author">
        <w:r w:rsidRPr="00A9231E">
          <w:delText xml:space="preserve">show </w:delText>
        </w:r>
      </w:del>
      <w:ins w:id="26" w:author="Author">
        <w:r w:rsidR="00EA76B6">
          <w:t>revealed</w:t>
        </w:r>
      </w:ins>
      <w:ins w:id="27" w:author="Author">
        <w:r w:rsidRPr="00A9231E" w:rsidR="00EA76B6">
          <w:t xml:space="preserve"> </w:t>
        </w:r>
      </w:ins>
      <w:r w:rsidRPr="00A9231E">
        <w:t xml:space="preserve">that the market potential based on one </w:t>
      </w:r>
      <w:ins w:id="28" w:author="Author">
        <w:r>
          <w:t xml:space="preserve">of the </w:t>
        </w:r>
      </w:ins>
      <w:r w:rsidRPr="00A9231E">
        <w:t>irradiance dataset</w:t>
      </w:r>
      <w:ins w:id="29" w:author="Author">
        <w:r>
          <w:t>s</w:t>
        </w:r>
      </w:ins>
      <w:r w:rsidRPr="00A9231E">
        <w:t xml:space="preserve"> was approximately 6.5 times</w:t>
      </w:r>
      <w:commentRangeStart w:id="30"/>
      <w:r w:rsidRPr="00A9231E">
        <w:t xml:space="preserve"> </w:t>
      </w:r>
      <w:del w:id="31" w:author="Author">
        <w:r w:rsidRPr="00A9231E">
          <w:delText xml:space="preserve">higher than </w:delText>
        </w:r>
      </w:del>
      <w:commentRangeEnd w:id="30"/>
      <w:r w:rsidR="00742909">
        <w:rPr>
          <w:rStyle w:val="CommentReference"/>
        </w:rPr>
        <w:commentReference w:id="30"/>
      </w:r>
      <w:r w:rsidRPr="00A9231E">
        <w:t xml:space="preserve">that based on </w:t>
      </w:r>
      <w:ins w:id="32" w:author="Author">
        <w:r w:rsidR="006C1164">
          <w:t xml:space="preserve">the </w:t>
        </w:r>
      </w:ins>
      <w:del w:id="33" w:author="Author">
        <w:r w:rsidRPr="00A9231E">
          <w:delText>an</w:delText>
        </w:r>
      </w:del>
      <w:r w:rsidRPr="00A9231E">
        <w:t xml:space="preserve">other, </w:t>
      </w:r>
      <w:ins w:id="34" w:author="Author">
        <w:r w:rsidR="006C1164">
          <w:t xml:space="preserve">thus </w:t>
        </w:r>
      </w:ins>
      <w:r w:rsidRPr="00A9231E">
        <w:t xml:space="preserve">demonstrating the sensitivity of </w:t>
      </w:r>
      <w:r>
        <w:rPr>
          <w:rFonts w:ascii="Malgun Gothic" w:eastAsia="Malgun Gothic" w:hAnsi="Malgun Gothic" w:cs="Times New Roman"/>
        </w:rPr>
        <w:t xml:space="preserve">potential estimates to the choice of input data. </w:t>
      </w:r>
      <w:ins w:id="35" w:author="Author">
        <w:r w:rsidR="006C1164">
          <w:rPr>
            <w:rFonts w:ascii="Malgun Gothic" w:eastAsia="Malgun Gothic" w:hAnsi="Malgun Gothic" w:cs="Times New Roman"/>
          </w:rPr>
          <w:t xml:space="preserve">Furthermore, </w:t>
        </w:r>
      </w:ins>
      <w:del w:id="36" w:author="Author">
        <w:r>
          <w:rPr>
            <w:rFonts w:ascii="Malgun Gothic" w:eastAsia="Malgun Gothic" w:hAnsi="Malgun Gothic" w:cs="Times New Roman"/>
          </w:rPr>
          <w:delText xml:space="preserve">We </w:delText>
        </w:r>
      </w:del>
      <w:ins w:id="37" w:author="Author">
        <w:r w:rsidR="006C1164">
          <w:rPr>
            <w:rFonts w:ascii="Malgun Gothic" w:eastAsia="Malgun Gothic" w:hAnsi="Malgun Gothic" w:cs="Times New Roman"/>
          </w:rPr>
          <w:t xml:space="preserve">we </w:t>
        </w:r>
      </w:ins>
      <w:del w:id="38" w:author="Author">
        <w:r>
          <w:rPr>
            <w:rFonts w:ascii="Malgun Gothic" w:eastAsia="Malgun Gothic" w:hAnsi="Malgun Gothic" w:cs="Times New Roman"/>
          </w:rPr>
          <w:delText xml:space="preserve">further </w:delText>
        </w:r>
      </w:del>
      <w:r>
        <w:rPr>
          <w:rFonts w:ascii="Malgun Gothic" w:eastAsia="Malgun Gothic" w:hAnsi="Malgun Gothic" w:cs="Times New Roman"/>
        </w:rPr>
        <w:t xml:space="preserve">analyzed </w:t>
      </w:r>
      <w:ins w:id="39" w:author="Author">
        <w:r w:rsidR="00742909">
          <w:rPr>
            <w:rFonts w:ascii="Malgun Gothic" w:eastAsia="Malgun Gothic" w:hAnsi="Malgun Gothic" w:cs="Times New Roman"/>
          </w:rPr>
          <w:t xml:space="preserve">the </w:t>
        </w:r>
      </w:ins>
      <w:r>
        <w:rPr>
          <w:rFonts w:ascii="Malgun Gothic" w:eastAsia="Malgun Gothic" w:hAnsi="Malgun Gothic" w:cs="Times New Roman"/>
        </w:rPr>
        <w:t xml:space="preserve">spatial disparities across municipalities and found that </w:t>
      </w:r>
      <w:ins w:id="40" w:author="Author">
        <w:r w:rsidR="00742909">
          <w:rPr>
            <w:rFonts w:ascii="Malgun Gothic" w:eastAsia="Malgun Gothic" w:hAnsi="Malgun Gothic" w:cs="Times New Roman"/>
          </w:rPr>
          <w:t xml:space="preserve">the </w:t>
        </w:r>
      </w:ins>
      <w:r>
        <w:rPr>
          <w:rFonts w:ascii="Malgun Gothic" w:eastAsia="Malgun Gothic" w:hAnsi="Malgun Gothic" w:cs="Times New Roman"/>
        </w:rPr>
        <w:t xml:space="preserve">technical potential </w:t>
      </w:r>
      <w:del w:id="41" w:author="Author">
        <w:r>
          <w:rPr>
            <w:rFonts w:ascii="Malgun Gothic" w:eastAsia="Malgun Gothic" w:hAnsi="Malgun Gothic" w:cs="Times New Roman"/>
          </w:rPr>
          <w:delText>correlate</w:delText>
        </w:r>
      </w:del>
      <w:del w:id="42" w:author="Author">
        <w:r w:rsidRPr="00A9231E">
          <w:delText xml:space="preserve">s </w:delText>
        </w:r>
      </w:del>
      <w:ins w:id="43" w:author="Author">
        <w:r w:rsidR="00742909">
          <w:rPr>
            <w:rFonts w:ascii="Malgun Gothic" w:eastAsia="Malgun Gothic" w:hAnsi="Malgun Gothic" w:cs="Times New Roman"/>
          </w:rPr>
          <w:t>correlate</w:t>
        </w:r>
      </w:ins>
      <w:ins w:id="44" w:author="Author">
        <w:r w:rsidR="00742909">
          <w:t>d</w:t>
        </w:r>
      </w:ins>
      <w:ins w:id="45" w:author="Author">
        <w:r w:rsidRPr="00A9231E" w:rsidR="00742909">
          <w:t xml:space="preserve"> </w:t>
        </w:r>
      </w:ins>
      <w:r w:rsidRPr="00A9231E">
        <w:t xml:space="preserve">with administrative area, whereas </w:t>
      </w:r>
      <w:ins w:id="46" w:author="Author">
        <w:r w:rsidR="00742909">
          <w:t xml:space="preserve">the </w:t>
        </w:r>
      </w:ins>
      <w:r w:rsidRPr="00A9231E">
        <w:t xml:space="preserve">market potential </w:t>
      </w:r>
      <w:del w:id="47" w:author="Author">
        <w:r>
          <w:rPr>
            <w:rFonts w:ascii="Malgun Gothic" w:eastAsia="Malgun Gothic" w:hAnsi="Malgun Gothic" w:cs="Times New Roman"/>
          </w:rPr>
          <w:delText>inversely correlate</w:delText>
        </w:r>
      </w:del>
      <w:del w:id="48" w:author="Author">
        <w:r w:rsidRPr="00A9231E">
          <w:delText xml:space="preserve">s </w:delText>
        </w:r>
      </w:del>
      <w:ins w:id="49" w:author="Author">
        <w:r w:rsidR="00742909">
          <w:rPr>
            <w:rFonts w:ascii="Malgun Gothic" w:eastAsia="Malgun Gothic" w:hAnsi="Malgun Gothic" w:cs="Times New Roman"/>
          </w:rPr>
          <w:t>correlate</w:t>
        </w:r>
      </w:ins>
      <w:ins w:id="50" w:author="Author">
        <w:r w:rsidR="00742909">
          <w:t>d</w:t>
        </w:r>
      </w:ins>
      <w:ins w:id="51" w:author="Author">
        <w:r w:rsidRPr="00A9231E" w:rsidR="00742909">
          <w:t xml:space="preserve"> </w:t>
        </w:r>
      </w:ins>
      <w:ins w:id="52" w:author="Author">
        <w:r w:rsidR="00742909">
          <w:rPr>
            <w:rFonts w:ascii="Malgun Gothic" w:eastAsia="Malgun Gothic" w:hAnsi="Malgun Gothic" w:cs="Times New Roman"/>
          </w:rPr>
          <w:t xml:space="preserve">inversely </w:t>
        </w:r>
      </w:ins>
      <w:r w:rsidRPr="00A9231E">
        <w:t xml:space="preserve">with </w:t>
      </w:r>
      <w:ins w:id="53" w:author="Author">
        <w:r w:rsidR="00742909">
          <w:t xml:space="preserve">the </w:t>
        </w:r>
      </w:ins>
      <w:r w:rsidRPr="00A9231E">
        <w:t xml:space="preserve">population density. The actual PV generation in 2023 </w:t>
      </w:r>
      <w:r>
        <w:rPr>
          <w:rFonts w:ascii="Malgun Gothic" w:eastAsia="Malgun Gothic" w:hAnsi="Malgun Gothic" w:cs="Times New Roman"/>
        </w:rPr>
        <w:t>reach</w:t>
      </w:r>
      <w:r w:rsidRPr="00A9231E">
        <w:t>ed only 4.7% of the estimated market potential. T</w:t>
      </w:r>
      <w:ins w:id="54" w:author="Author">
        <w:r>
          <w:t xml:space="preserve">hus, </w:t>
        </w:r>
      </w:ins>
      <w:del w:id="55" w:author="Author">
        <w:r w:rsidRPr="00A9231E">
          <w:delText>he</w:delText>
        </w:r>
      </w:del>
      <w:del w:id="56" w:author="Author">
        <w:r>
          <w:rPr>
            <w:rFonts w:ascii="Malgun Gothic" w:eastAsia="Malgun Gothic" w:hAnsi="Malgun Gothic" w:cs="Times New Roman"/>
          </w:rPr>
          <w:delText xml:space="preserve"> </w:delText>
        </w:r>
      </w:del>
      <w:ins w:id="57" w:author="Author">
        <w:r>
          <w:t>our</w:t>
        </w:r>
      </w:ins>
      <w:ins w:id="58" w:author="Author">
        <w:r>
          <w:rPr>
            <w:rFonts w:ascii="Malgun Gothic" w:eastAsia="Malgun Gothic" w:hAnsi="Malgun Gothic" w:cs="Times New Roman"/>
          </w:rPr>
          <w:t xml:space="preserve"> </w:t>
        </w:r>
      </w:ins>
      <w:r>
        <w:rPr>
          <w:rFonts w:ascii="Malgun Gothic" w:eastAsia="Malgun Gothic" w:hAnsi="Malgun Gothic" w:cs="Times New Roman"/>
        </w:rPr>
        <w:t xml:space="preserve">findings </w:t>
      </w:r>
      <w:commentRangeStart w:id="59"/>
      <w:r>
        <w:rPr>
          <w:rFonts w:ascii="Malgun Gothic" w:eastAsia="Malgun Gothic" w:hAnsi="Malgun Gothic" w:cs="Times New Roman"/>
        </w:rPr>
        <w:t xml:space="preserve">underscore </w:t>
      </w:r>
      <w:commentRangeEnd w:id="59"/>
      <w:r>
        <w:rPr>
          <w:rStyle w:val="CommentReference"/>
        </w:rPr>
        <w:commentReference w:id="59"/>
      </w:r>
      <w:r>
        <w:rPr>
          <w:rFonts w:ascii="Malgun Gothic" w:eastAsia="Malgun Gothic" w:hAnsi="Malgun Gothic" w:cs="Times New Roman"/>
        </w:rPr>
        <w:t>the importance of data reliability and spatial context in renewable energy planning. They also highlight the need for policy efforts to overcome economic, regulatory, and social barriers, especially in high-demand areas</w:t>
      </w:r>
      <w:commentRangeStart w:id="60"/>
      <w:ins w:id="61" w:author="Author">
        <w:r w:rsidR="006C1164">
          <w:rPr>
            <w:rFonts w:ascii="Malgun Gothic" w:eastAsia="Malgun Gothic" w:hAnsi="Malgun Gothic" w:cs="Times New Roman"/>
          </w:rPr>
          <w:t>,</w:t>
        </w:r>
      </w:ins>
      <w:r>
        <w:rPr>
          <w:rFonts w:ascii="Malgun Gothic" w:eastAsia="Malgun Gothic" w:hAnsi="Malgun Gothic" w:cs="Times New Roman"/>
        </w:rPr>
        <w:t xml:space="preserve"> </w:t>
      </w:r>
      <w:ins w:id="62" w:author="Author">
        <w:r w:rsidRPr="00A9231E">
          <w:t>such as</w:t>
        </w:r>
      </w:ins>
      <w:del w:id="63" w:author="Author">
        <w:r w:rsidRPr="00A9231E">
          <w:delText>like</w:delText>
        </w:r>
      </w:del>
      <w:r w:rsidRPr="00A9231E">
        <w:t xml:space="preserve"> </w:t>
      </w:r>
      <w:commentRangeEnd w:id="60"/>
      <w:r w:rsidR="00742909">
        <w:rPr>
          <w:rStyle w:val="CommentReference"/>
        </w:rPr>
        <w:commentReference w:id="60"/>
      </w:r>
      <w:r w:rsidRPr="00A9231E">
        <w:t>Gyeonggi Province.</w:t>
      </w:r>
    </w:p>
    <w:p w:rsidR="00A9231E" w:rsidRPr="00A9231E" w14:paraId="529B6C2B" w14:textId="77777777"/>
    <w:sectPr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comment w:id="0" w:author="Author" w:initials="A">
    <w:p w:rsidR="006855CF" w14:paraId="13B339D3" w14:textId="3F42075E">
      <w:pPr>
        <w:pStyle w:val="CommentText"/>
      </w:pPr>
      <w:r>
        <w:rPr>
          <w:rStyle w:val="CommentReference"/>
        </w:rPr>
        <w:annotationRef/>
      </w:r>
      <w:r w:rsidRPr="006855CF">
        <w:t>Dear Author,</w:t>
      </w:r>
      <w:r w:rsidRPr="006855CF">
        <w:br/>
        <w:t>Thank you for choosing to work with us. I have edited the manuscript in accordance with your instructions. I look forward to your feedback.</w:t>
      </w:r>
    </w:p>
    <w:p w14:paraId="1C13D6F6">
      <w:r>
        <w:br/>
        <w:t>AI translation:</w:t>
        <w:br/>
        <w:t>저자 여러분, 저희와 함께 일하기로 선택해 주셔서 감사합니다. 귀하의 지시에 따라 원고를 편집했습니다. 여러분의 피드백을 기다리겠습니다.</w:t>
      </w:r>
    </w:p>
  </w:comment>
  <w:comment w:id="1" w:author="Author" w:initials="A">
    <w:p w:rsidR="006855CF" w14:paraId="4273CE37" w14:textId="78DB52E9">
      <w:pPr>
        <w:pStyle w:val="CommentText"/>
      </w:pPr>
      <w:r>
        <w:rPr>
          <w:rStyle w:val="CommentReference"/>
        </w:rPr>
        <w:annotationRef/>
      </w:r>
      <w:r>
        <w:t>Avoid abbreviations in titles to improve the keyword-searchability of the article</w:t>
      </w:r>
      <w:r w:rsidR="00D05E46">
        <w:t xml:space="preserve"> based on the title</w:t>
      </w:r>
      <w:r>
        <w:t>.</w:t>
      </w:r>
    </w:p>
    <w:p w14:paraId="2B1141AE">
      <w:r>
        <w:br/>
        <w:t>AI translation:</w:t>
        <w:br/>
        <w:t>제목을 기준으로 글의 키워드 검색 가능성을 높이려면 제목에 축약어를 사용하지 마세요.</w:t>
      </w:r>
    </w:p>
  </w:comment>
  <w:comment w:id="4" w:author="Editage Author" w:date="2025-07-28T20:55:05Z" w:initials="EA">
    <w:p>
      <w:r>
        <w:t>귀하의 편의를 위해, 해당 파일의 에디터 코멘트를 당사AI 기반 번역 도구를 사용하여 한국어로 번역하였습니다. (참고: 정확도가 100%가 아닐 수 있음). AI 번역된 한글 코멘트를 활용하거나, 기존처럼 영어로 된 코멘트를 참고하셔도 됩니다.</w:t>
      </w:r>
    </w:p>
    <w:p/>
    <w:p w14:paraId="2A060F08">
      <w:r>
        <w:t>다만, 에디터에게 질문하거나 작업 부분에 대해 설명하기를 원하시는 경우, 에디터는 한국어를 이해하지 못하기에 해당 부분을 ‘영어’로만 문의해주셔야 하는 부분 참고 부탁드리겠습니다.</w:t>
      </w:r>
    </w:p>
  </w:comment>
  <w:comment w:id="5" w:author="Author" w:initials="A">
    <w:p w:rsidR="00742909" w14:paraId="241D65E5" w14:textId="77D8F2C1">
      <w:pPr>
        <w:pStyle w:val="CommentText"/>
      </w:pPr>
      <w:r>
        <w:rPr>
          <w:rStyle w:val="CommentReference"/>
        </w:rPr>
        <w:annotationRef/>
      </w:r>
      <w:r>
        <w:t xml:space="preserve">As the work is already done, and you have used </w:t>
      </w:r>
      <w:r w:rsidRPr="005D2CD0">
        <w:rPr>
          <w:i/>
          <w:iCs/>
        </w:rPr>
        <w:t>past tense</w:t>
      </w:r>
      <w:r>
        <w:t xml:space="preserve"> for a number of observations, it is pertinent to use a predominantly </w:t>
      </w:r>
      <w:r w:rsidRPr="00742909">
        <w:rPr>
          <w:i/>
          <w:iCs/>
        </w:rPr>
        <w:t>past-tense</w:t>
      </w:r>
      <w:r>
        <w:t xml:space="preserve"> tone for this write-up. Use </w:t>
      </w:r>
      <w:r w:rsidRPr="00742909">
        <w:rPr>
          <w:i/>
          <w:iCs/>
        </w:rPr>
        <w:t>present tense</w:t>
      </w:r>
      <w:r>
        <w:t xml:space="preserve"> for general inferences</w:t>
      </w:r>
      <w:r w:rsidR="005D2CD0">
        <w:t>/broad-based conclusions, even if they are based on your specific results</w:t>
      </w:r>
      <w:r>
        <w:t xml:space="preserve">. </w:t>
      </w:r>
    </w:p>
    <w:p w14:paraId="6204F876">
      <w:r>
        <w:br/>
        <w:t>AI translation:</w:t>
        <w:br/>
        <w:t>이미 작업이 완료되었고 여러 관찰에 과거 시제를 사용했으므로 이 글에서는 주로 과거 시제를 사용하는 것이 적절합니다. 특정 결과에 근거한 것이라도 일반적인 추론/광범위한 결론에는 현재 시제를 사용하세요.</w:t>
      </w:r>
    </w:p>
  </w:comment>
  <w:comment w:id="30" w:author="Author" w:initials="A">
    <w:p w:rsidR="00742909" w14:paraId="2AC6D03A" w14:textId="52D91A1F">
      <w:pPr>
        <w:pStyle w:val="CommentText"/>
      </w:pPr>
      <w:r>
        <w:rPr>
          <w:rStyle w:val="CommentReference"/>
        </w:rPr>
        <w:annotationRef/>
      </w:r>
      <w:r>
        <w:t>The phrase “higher than” is redundant.</w:t>
      </w:r>
    </w:p>
    <w:p w14:paraId="6AE957D6">
      <w:r>
        <w:br/>
        <w:t>AI translation:</w:t>
        <w:br/>
        <w:t>"보다 높은"이라는 문구는 중복됩니다.</w:t>
      </w:r>
    </w:p>
  </w:comment>
  <w:comment w:id="59" w:author="Author" w:initials="A">
    <w:p w:rsidR="005D2CD0" w14:paraId="58E5C23C" w14:textId="26C628A4">
      <w:pPr>
        <w:pStyle w:val="CommentText"/>
      </w:pPr>
      <w:r>
        <w:rPr>
          <w:rStyle w:val="CommentReference"/>
        </w:rPr>
        <w:annotationRef/>
      </w:r>
      <w:r>
        <w:t xml:space="preserve">Example of using </w:t>
      </w:r>
      <w:r w:rsidRPr="00742909">
        <w:rPr>
          <w:i/>
          <w:iCs/>
        </w:rPr>
        <w:t>present tense</w:t>
      </w:r>
      <w:r>
        <w:t xml:space="preserve"> for general inferences/broad-based conclusions, even if they are based on your specific results. </w:t>
      </w:r>
    </w:p>
    <w:p w14:paraId="69DE0E1A">
      <w:r>
        <w:br/>
        <w:t>AI translation:</w:t>
        <w:br/>
        <w:t>특정 결과에 근거하더라도 일반적인 추론/광범위한 결론에 현재 시제를 사용하는 예입니다.</w:t>
      </w:r>
    </w:p>
  </w:comment>
  <w:comment w:id="60" w:author="Author" w:initials="A">
    <w:p w:rsidR="00742909" w14:paraId="32B265CD" w14:textId="641210DA">
      <w:pPr>
        <w:pStyle w:val="CommentText"/>
      </w:pPr>
      <w:r>
        <w:rPr>
          <w:rStyle w:val="CommentReference"/>
        </w:rPr>
        <w:annotationRef/>
      </w:r>
      <w:r>
        <w:t>“Like” is an informal word in this context; instead, use “such as”, “for example”, etc.</w:t>
      </w:r>
    </w:p>
    <w:p w14:paraId="6BA20DBF">
      <w:r>
        <w:br/>
        <w:t>AI translation:</w:t>
        <w:br/>
        <w:t>"이 문맥에서 '좋아요'는 비공식적인 단어이므로 대신 '같은', '예를 들어' 등을 사용하세요.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15:commentEx w15:paraId="1C13D6F6" w15:done="0"/>
  <w15:commentEx w15:paraId="2B1141AE" w15:done="0"/>
  <w15:commentEx w15:paraId="2A060F08" w15:done="0"/>
  <w15:commentEx w15:paraId="6204F876" w15:done="0"/>
  <w15:commentEx w15:paraId="6AE957D6" w15:done="0"/>
  <w15:commentEx w15:paraId="69DE0E1A" w15:done="0"/>
  <w15:commentEx w15:paraId="6BA20DB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16cid:commentId w16cid:paraId="1C13D6F6" w16cid:durableId="13B339D3"/>
  <w16cid:commentId w16cid:paraId="2B1141AE" w16cid:durableId="4273CE37"/>
  <w16cid:commentId w16cid:paraId="2A060F08" w16cid:durableId="295A60EF"/>
  <w16cid:commentId w16cid:paraId="6204F876" w16cid:durableId="241D65E5"/>
  <w16cid:commentId w16cid:paraId="6AE957D6" w16cid:durableId="2AC6D03A"/>
  <w16cid:commentId w16cid:paraId="69DE0E1A" w16cid:durableId="58E5C23C"/>
  <w16cid:commentId w16cid:paraId="6BA20DBF" w16cid:durableId="32B265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DateAndTime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A9231E"/>
    <w:rsid w:val="005D2CD0"/>
    <w:rsid w:val="006855CF"/>
    <w:rsid w:val="006B2777"/>
    <w:rsid w:val="006C1164"/>
    <w:rsid w:val="00742909"/>
    <w:rsid w:val="00757002"/>
    <w:rsid w:val="007F7F75"/>
    <w:rsid w:val="00A429D7"/>
    <w:rsid w:val="00A9231E"/>
    <w:rsid w:val="00D05E46"/>
    <w:rsid w:val="00D60456"/>
    <w:rsid w:val="00DB2126"/>
    <w:rsid w:val="00EA76B6"/>
  </w:rsids>
  <m:mathPr>
    <m:mathFont m:val="Cambria Math"/>
  </m:mathPr>
  <w:themeFontLang w:val="en-US" w:eastAsia="ko-KR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763BFF"/>
  <w15:docId w15:val="{885557A9-BE6D-4D31-86D7-2D9267F9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923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3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3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31E"/>
    <w:pPr>
      <w:keepNext/>
      <w:keepLines/>
      <w:spacing w:before="80" w:after="40"/>
      <w:ind w:left="100" w:leftChars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31E"/>
    <w:pPr>
      <w:keepNext/>
      <w:keepLines/>
      <w:spacing w:before="80" w:after="40"/>
      <w:ind w:left="200" w:leftChars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31E"/>
    <w:pPr>
      <w:keepNext/>
      <w:keepLines/>
      <w:spacing w:before="80" w:after="40"/>
      <w:ind w:left="300" w:leftChars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31E"/>
    <w:pPr>
      <w:keepNext/>
      <w:keepLines/>
      <w:spacing w:before="80" w:after="40"/>
      <w:ind w:left="400" w:leftChars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31E"/>
    <w:pPr>
      <w:keepNext/>
      <w:keepLines/>
      <w:spacing w:before="80" w:after="40"/>
      <w:ind w:left="500" w:leftChars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3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3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3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3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31E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923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3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3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31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855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55C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55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55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55C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5C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5CF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7F7F7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microsoft.com/office/2011/relationships/commentsExtended" Target="commentsExtended.xml" /><Relationship Id="rId5" Type="http://schemas.microsoft.com/office/2016/09/relationships/commentsIds" Target="commentsIds.xml" /><Relationship Id="rId6" Type="http://schemas.openxmlformats.org/officeDocument/2006/relationships/comments" Target="comments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9" Type="http://schemas.microsoft.com/office/2011/relationships/people" Target="peopl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</cp:lastModifiedBy>
  <cp:revision>5</cp:revision>
  <dcterms:created xsi:type="dcterms:W3CDTF">2025-07-28T00:55:00Z</dcterms:created>
  <dcterms:modified xsi:type="dcterms:W3CDTF">2025-07-28T20:44:00Z</dcterms:modified>
</cp:coreProperties>
</file>